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F31DF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Enterprise Cybersecurity GRC Capstone</w:t>
      </w:r>
    </w:p>
    <w:p w14:paraId="11E8EDF7" w14:textId="77777777" w:rsidR="00CE1E85" w:rsidRPr="00CE1E85" w:rsidRDefault="00CE1E85" w:rsidP="00CE1E85">
      <w:r w:rsidRPr="00CE1E85">
        <w:t xml:space="preserve">Cloud Data </w:t>
      </w:r>
      <w:proofErr w:type="spellStart"/>
      <w:r w:rsidRPr="00CE1E85">
        <w:t>Center</w:t>
      </w:r>
      <w:proofErr w:type="spellEnd"/>
      <w:r w:rsidRPr="00CE1E85">
        <w:t xml:space="preserve"> | End-to-End, CISO-Grade Program</w:t>
      </w:r>
    </w:p>
    <w:p w14:paraId="35E76169" w14:textId="77777777" w:rsidR="00CE1E85" w:rsidRPr="00CE1E85" w:rsidRDefault="00CE1E85" w:rsidP="00CE1E85">
      <w:pPr>
        <w:rPr>
          <w:ins w:id="0" w:author="Unknown"/>
        </w:rPr>
      </w:pPr>
      <w:ins w:id="1" w:author="Unknown">
        <w:r w:rsidRPr="00CE1E85">
          <w:t>Author: Pratik Tuladhar</w:t>
        </w:r>
      </w:ins>
    </w:p>
    <w:p w14:paraId="0890D3BD" w14:textId="77777777" w:rsidR="00CE1E85" w:rsidRPr="00CE1E85" w:rsidRDefault="00CE1E85" w:rsidP="00CE1E85">
      <w:r w:rsidRPr="00CE1E85">
        <w:t>Focus: Cybersecurity Governance, Risk Management &amp; Compliance (GRC)</w:t>
      </w:r>
    </w:p>
    <w:p w14:paraId="37179DED" w14:textId="77777777" w:rsidR="00CE1E85" w:rsidRPr="00CE1E85" w:rsidRDefault="00CE1E85" w:rsidP="00CE1E85">
      <w:r w:rsidRPr="00CE1E85">
        <w:t xml:space="preserve">Industry: Cloud Service Provider / Cloud Data </w:t>
      </w:r>
      <w:proofErr w:type="spellStart"/>
      <w:r w:rsidRPr="00CE1E85">
        <w:t>Center</w:t>
      </w:r>
      <w:proofErr w:type="spellEnd"/>
    </w:p>
    <w:p w14:paraId="201263A4" w14:textId="77777777" w:rsidR="00CE1E85" w:rsidRPr="00CE1E85" w:rsidRDefault="00CE1E85" w:rsidP="00CE1E85">
      <w:r w:rsidRPr="00CE1E85">
        <w:t>Level: Beginner → Executive / CISO Track</w:t>
      </w:r>
    </w:p>
    <w:p w14:paraId="7C855C8C" w14:textId="77777777" w:rsidR="00CE1E85" w:rsidRPr="00CE1E85" w:rsidRDefault="00CE1E85" w:rsidP="00CE1E85">
      <w:r w:rsidRPr="00CE1E85">
        <w:pict w14:anchorId="0D3F0BC3">
          <v:rect id="_x0000_i1025" style="width:0;height:3pt" o:hralign="center" o:hrstd="t" o:hr="t" fillcolor="#a0a0a0" stroked="f"/>
        </w:pict>
      </w:r>
    </w:p>
    <w:p w14:paraId="233C5C20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Overview</w:t>
      </w:r>
    </w:p>
    <w:p w14:paraId="5DA6F570" w14:textId="77777777" w:rsidR="00CE1E85" w:rsidRPr="00CE1E85" w:rsidRDefault="00CE1E85" w:rsidP="00CE1E85">
      <w:r w:rsidRPr="00CE1E85">
        <w:t xml:space="preserve">This repository contains a full-scale, industry-grade Cybersecurity GRC program designed for a cloud data </w:t>
      </w:r>
      <w:proofErr w:type="spellStart"/>
      <w:r w:rsidRPr="00CE1E85">
        <w:t>center</w:t>
      </w:r>
      <w:proofErr w:type="spellEnd"/>
      <w:r w:rsidRPr="00CE1E85">
        <w:t xml:space="preserve"> environment.</w:t>
      </w:r>
    </w:p>
    <w:p w14:paraId="6922C445" w14:textId="77777777" w:rsidR="00CE1E85" w:rsidRPr="00CE1E85" w:rsidRDefault="00CE1E85" w:rsidP="00CE1E85">
      <w:r w:rsidRPr="00CE1E85">
        <w:t>The project demonstrates how cybersecurity is governed, operated, audited, measured, automated, and defended at executive and board level — not just how controls are written.</w:t>
      </w:r>
    </w:p>
    <w:p w14:paraId="75D06B32" w14:textId="77777777" w:rsidR="00CE1E85" w:rsidRPr="00CE1E85" w:rsidRDefault="00CE1E85" w:rsidP="00CE1E85">
      <w:r w:rsidRPr="00CE1E85">
        <w:t>This is not a theoretical project. It reflects real-world decision-making, trade-offs, audit readiness, regulatory response, crisis handling, and executive communication.</w:t>
      </w:r>
    </w:p>
    <w:p w14:paraId="57AD5F17" w14:textId="77777777" w:rsidR="00CE1E85" w:rsidRPr="00CE1E85" w:rsidRDefault="00CE1E85" w:rsidP="00CE1E85">
      <w:r w:rsidRPr="00CE1E85">
        <w:pict w14:anchorId="46B2E95E">
          <v:rect id="_x0000_i1026" style="width:0;height:3pt" o:hralign="center" o:hrstd="t" o:hr="t" fillcolor="#a0a0a0" stroked="f"/>
        </w:pict>
      </w:r>
    </w:p>
    <w:p w14:paraId="3125CDFF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Why This Project Exists</w:t>
      </w:r>
    </w:p>
    <w:p w14:paraId="125C84E9" w14:textId="77777777" w:rsidR="00CE1E85" w:rsidRPr="00CE1E85" w:rsidRDefault="00CE1E85" w:rsidP="00CE1E85">
      <w:r w:rsidRPr="00CE1E85">
        <w:t>Most cybersecurity projects stop at:</w:t>
      </w:r>
    </w:p>
    <w:p w14:paraId="026386E3" w14:textId="77777777" w:rsidR="00CE1E85" w:rsidRPr="00CE1E85" w:rsidRDefault="00CE1E85" w:rsidP="00CE1E85">
      <w:pPr>
        <w:numPr>
          <w:ilvl w:val="0"/>
          <w:numId w:val="1"/>
        </w:numPr>
      </w:pPr>
      <w:r w:rsidRPr="00CE1E85">
        <w:t>Policies</w:t>
      </w:r>
    </w:p>
    <w:p w14:paraId="3F3A5455" w14:textId="77777777" w:rsidR="00CE1E85" w:rsidRPr="00CE1E85" w:rsidRDefault="00CE1E85" w:rsidP="00CE1E85">
      <w:pPr>
        <w:numPr>
          <w:ilvl w:val="0"/>
          <w:numId w:val="1"/>
        </w:numPr>
      </w:pPr>
      <w:r w:rsidRPr="00CE1E85">
        <w:t>Framework mapping</w:t>
      </w:r>
    </w:p>
    <w:p w14:paraId="3BC21E9E" w14:textId="77777777" w:rsidR="00CE1E85" w:rsidRPr="00CE1E85" w:rsidRDefault="00CE1E85" w:rsidP="00CE1E85">
      <w:pPr>
        <w:numPr>
          <w:ilvl w:val="0"/>
          <w:numId w:val="1"/>
        </w:numPr>
      </w:pPr>
      <w:r w:rsidRPr="00CE1E85">
        <w:t>Tool lists</w:t>
      </w:r>
    </w:p>
    <w:p w14:paraId="211D66CC" w14:textId="77777777" w:rsidR="00CE1E85" w:rsidRPr="00CE1E85" w:rsidRDefault="00CE1E85" w:rsidP="00CE1E85">
      <w:r w:rsidRPr="00CE1E85">
        <w:t>This project goes further by answering:</w:t>
      </w:r>
    </w:p>
    <w:p w14:paraId="7FFD59F3" w14:textId="77777777" w:rsidR="00CE1E85" w:rsidRPr="00CE1E85" w:rsidRDefault="00CE1E85" w:rsidP="00CE1E85">
      <w:pPr>
        <w:numPr>
          <w:ilvl w:val="0"/>
          <w:numId w:val="2"/>
        </w:numPr>
      </w:pPr>
      <w:r w:rsidRPr="00CE1E85">
        <w:t>How is security actually run day-to-day?</w:t>
      </w:r>
    </w:p>
    <w:p w14:paraId="3570C82C" w14:textId="77777777" w:rsidR="00CE1E85" w:rsidRPr="00CE1E85" w:rsidRDefault="00CE1E85" w:rsidP="00CE1E85">
      <w:pPr>
        <w:numPr>
          <w:ilvl w:val="0"/>
          <w:numId w:val="2"/>
        </w:numPr>
      </w:pPr>
      <w:r w:rsidRPr="00CE1E85">
        <w:t>How do risk decisions get made and defended?</w:t>
      </w:r>
    </w:p>
    <w:p w14:paraId="42BC146E" w14:textId="77777777" w:rsidR="00CE1E85" w:rsidRPr="00CE1E85" w:rsidRDefault="00CE1E85" w:rsidP="00CE1E85">
      <w:pPr>
        <w:numPr>
          <w:ilvl w:val="0"/>
          <w:numId w:val="2"/>
        </w:numPr>
      </w:pPr>
      <w:r w:rsidRPr="00CE1E85">
        <w:t>How do auditors, regulators, and boards evaluate cybersecurity?</w:t>
      </w:r>
    </w:p>
    <w:p w14:paraId="44688EA3" w14:textId="77777777" w:rsidR="00CE1E85" w:rsidRPr="00CE1E85" w:rsidRDefault="00CE1E85" w:rsidP="00CE1E85">
      <w:pPr>
        <w:numPr>
          <w:ilvl w:val="0"/>
          <w:numId w:val="2"/>
        </w:numPr>
      </w:pPr>
      <w:r w:rsidRPr="00CE1E85">
        <w:t>What happens during a breach or acquisition?</w:t>
      </w:r>
    </w:p>
    <w:p w14:paraId="7A34D269" w14:textId="77777777" w:rsidR="00CE1E85" w:rsidRPr="00CE1E85" w:rsidRDefault="00CE1E85" w:rsidP="00CE1E85">
      <w:pPr>
        <w:numPr>
          <w:ilvl w:val="0"/>
          <w:numId w:val="2"/>
        </w:numPr>
      </w:pPr>
      <w:r w:rsidRPr="00CE1E85">
        <w:t>What was consciously not secured — and why?</w:t>
      </w:r>
    </w:p>
    <w:p w14:paraId="5779061F" w14:textId="77777777" w:rsidR="00CE1E85" w:rsidRPr="00CE1E85" w:rsidRDefault="00CE1E85" w:rsidP="00CE1E85">
      <w:r w:rsidRPr="00CE1E85">
        <w:pict w14:anchorId="58AF9775">
          <v:rect id="_x0000_i1027" style="width:0;height:3pt" o:hralign="center" o:hrstd="t" o:hr="t" fillcolor="#a0a0a0" stroked="f"/>
        </w:pict>
      </w:r>
    </w:p>
    <w:p w14:paraId="58ECB664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What This Project Demonstrates</w:t>
      </w:r>
    </w:p>
    <w:p w14:paraId="0C1E0016" w14:textId="77777777" w:rsidR="00CE1E85" w:rsidRPr="00CE1E85" w:rsidRDefault="00CE1E85" w:rsidP="00CE1E85">
      <w:pPr>
        <w:numPr>
          <w:ilvl w:val="0"/>
          <w:numId w:val="3"/>
        </w:numPr>
      </w:pPr>
      <w:r w:rsidRPr="00CE1E85">
        <w:t>End-to-end GRC ownership</w:t>
      </w:r>
    </w:p>
    <w:p w14:paraId="75F5F2BA" w14:textId="77777777" w:rsidR="00CE1E85" w:rsidRPr="00CE1E85" w:rsidRDefault="00CE1E85" w:rsidP="00CE1E85">
      <w:pPr>
        <w:numPr>
          <w:ilvl w:val="0"/>
          <w:numId w:val="3"/>
        </w:numPr>
      </w:pPr>
      <w:r w:rsidRPr="00CE1E85">
        <w:t>Cloud-focused risk management</w:t>
      </w:r>
    </w:p>
    <w:p w14:paraId="776DC63F" w14:textId="77777777" w:rsidR="00CE1E85" w:rsidRPr="00CE1E85" w:rsidRDefault="00CE1E85" w:rsidP="00CE1E85">
      <w:pPr>
        <w:numPr>
          <w:ilvl w:val="0"/>
          <w:numId w:val="3"/>
        </w:numPr>
      </w:pPr>
      <w:r w:rsidRPr="00CE1E85">
        <w:t>Audit and regulatory readiness</w:t>
      </w:r>
    </w:p>
    <w:p w14:paraId="495B68AE" w14:textId="77777777" w:rsidR="00CE1E85" w:rsidRPr="00CE1E85" w:rsidRDefault="00CE1E85" w:rsidP="00CE1E85">
      <w:pPr>
        <w:numPr>
          <w:ilvl w:val="0"/>
          <w:numId w:val="3"/>
        </w:numPr>
      </w:pPr>
      <w:r w:rsidRPr="00CE1E85">
        <w:t>Executive and board reporting</w:t>
      </w:r>
    </w:p>
    <w:p w14:paraId="52CBB68C" w14:textId="77777777" w:rsidR="00CE1E85" w:rsidRPr="00CE1E85" w:rsidRDefault="00CE1E85" w:rsidP="00CE1E85">
      <w:pPr>
        <w:numPr>
          <w:ilvl w:val="0"/>
          <w:numId w:val="3"/>
        </w:numPr>
      </w:pPr>
      <w:r w:rsidRPr="00CE1E85">
        <w:lastRenderedPageBreak/>
        <w:t>Incident and breach leadership</w:t>
      </w:r>
    </w:p>
    <w:p w14:paraId="6C2702CE" w14:textId="77777777" w:rsidR="00CE1E85" w:rsidRPr="00CE1E85" w:rsidRDefault="00CE1E85" w:rsidP="00CE1E85">
      <w:pPr>
        <w:numPr>
          <w:ilvl w:val="0"/>
          <w:numId w:val="3"/>
        </w:numPr>
      </w:pPr>
      <w:r w:rsidRPr="00CE1E85">
        <w:t>Cyber risk quantification in financial terms</w:t>
      </w:r>
    </w:p>
    <w:p w14:paraId="2FA392E5" w14:textId="77777777" w:rsidR="00CE1E85" w:rsidRPr="00CE1E85" w:rsidRDefault="00CE1E85" w:rsidP="00CE1E85">
      <w:pPr>
        <w:numPr>
          <w:ilvl w:val="0"/>
          <w:numId w:val="3"/>
        </w:numPr>
      </w:pPr>
      <w:r w:rsidRPr="00CE1E85">
        <w:t>Automation-aware, scalable GRC</w:t>
      </w:r>
    </w:p>
    <w:p w14:paraId="314730FC" w14:textId="77777777" w:rsidR="00CE1E85" w:rsidRPr="00CE1E85" w:rsidRDefault="00CE1E85" w:rsidP="00CE1E85">
      <w:pPr>
        <w:numPr>
          <w:ilvl w:val="0"/>
          <w:numId w:val="3"/>
        </w:numPr>
      </w:pPr>
      <w:r w:rsidRPr="00CE1E85">
        <w:t>Mature, defensible decision-making</w:t>
      </w:r>
    </w:p>
    <w:p w14:paraId="132F0C91" w14:textId="77777777" w:rsidR="00CE1E85" w:rsidRPr="00CE1E85" w:rsidRDefault="00CE1E85" w:rsidP="00CE1E85">
      <w:r w:rsidRPr="00CE1E85">
        <w:pict w14:anchorId="63525B50">
          <v:rect id="_x0000_i1028" style="width:0;height:3pt" o:hralign="center" o:hrstd="t" o:hr="t" fillcolor="#a0a0a0" stroked="f"/>
        </w:pict>
      </w:r>
    </w:p>
    <w:p w14:paraId="0F01C210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Project Structure (How to Read This Repository)</w:t>
      </w:r>
    </w:p>
    <w:p w14:paraId="517E99CE" w14:textId="77777777" w:rsidR="00CE1E85" w:rsidRPr="00CE1E85" w:rsidRDefault="00CE1E85" w:rsidP="00CE1E85">
      <w:r w:rsidRPr="00CE1E85">
        <w:t>Tip for recruiters and hiring managers: Start with Phase 13 (Final CISO Report), then review Phases 25 and 26 to see executive judgment and realism.</w:t>
      </w:r>
    </w:p>
    <w:p w14:paraId="00DF644F" w14:textId="77777777" w:rsidR="00CE1E85" w:rsidRPr="00CE1E85" w:rsidRDefault="00CE1E85" w:rsidP="00CE1E85">
      <w:r w:rsidRPr="00CE1E85">
        <w:pict w14:anchorId="6985F6E8">
          <v:rect id="_x0000_i1029" style="width:0;height:3pt" o:hralign="center" o:hrstd="t" o:hr="t" fillcolor="#a0a0a0" stroked="f"/>
        </w:pict>
      </w:r>
    </w:p>
    <w:p w14:paraId="1517D077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Core GRC Foundation (Phases 1–13)</w:t>
      </w:r>
    </w:p>
    <w:p w14:paraId="4DA52DB0" w14:textId="77777777" w:rsidR="00CE1E85" w:rsidRPr="00CE1E85" w:rsidRDefault="00CE1E85" w:rsidP="00CE1E85">
      <w:r w:rsidRPr="00CE1E85">
        <w:t>01–06 Governance, Risk Frameworks, Architecture 07 Policies, Standards and Procedures 08 Third-Party Risk Management (TPRM) 09 Cybersecurity Metrics (KPIs and KRIs) 10 Incident Response and Recovery 11 Audit and Assurance 12 Board and Executive Reporting 13 Final CISO Report (Capstone Summary)</w:t>
      </w:r>
    </w:p>
    <w:p w14:paraId="54D690B7" w14:textId="77777777" w:rsidR="00CE1E85" w:rsidRPr="00CE1E85" w:rsidRDefault="00CE1E85" w:rsidP="00CE1E85">
      <w:r w:rsidRPr="00CE1E85">
        <w:t>These phases establish a complete, audit-ready cloud GRC program.</w:t>
      </w:r>
    </w:p>
    <w:p w14:paraId="467AA17C" w14:textId="77777777" w:rsidR="00CE1E85" w:rsidRPr="00CE1E85" w:rsidRDefault="00CE1E85" w:rsidP="00CE1E85">
      <w:r w:rsidRPr="00CE1E85">
        <w:pict w14:anchorId="535E233B">
          <v:rect id="_x0000_i1030" style="width:0;height:3pt" o:hralign="center" o:hrstd="t" o:hr="t" fillcolor="#a0a0a0" stroked="f"/>
        </w:pict>
      </w:r>
    </w:p>
    <w:p w14:paraId="6991E630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Advanced and Executive Extensions (Phases 16–26)</w:t>
      </w:r>
    </w:p>
    <w:p w14:paraId="1D38BEF8" w14:textId="77777777" w:rsidR="00CE1E85" w:rsidRPr="00CE1E85" w:rsidRDefault="00CE1E85" w:rsidP="00CE1E85">
      <w:r w:rsidRPr="00CE1E85">
        <w:t>16 GRC Operating Model (Day-to-Day Operations) 17 Control Ownership and Evidence Mapping 18 30-60-90 Day GRC Onboarding Plan 19 Cybersecurity Maturity Assessment 20 Cyber Risk Quantification (FAIR-style) 21 Business Continuity and Disaster Recovery 22 GRC Automation and Engineering 23 Regulator and Breach Simulation 24 M&amp;A Cyber Due Diligence 25 CISO Decision Log 26 What We Did NOT Secure (Conscious Risk Acceptance)</w:t>
      </w:r>
    </w:p>
    <w:p w14:paraId="2502E96A" w14:textId="77777777" w:rsidR="00CE1E85" w:rsidRPr="00CE1E85" w:rsidRDefault="00CE1E85" w:rsidP="00CE1E85">
      <w:r w:rsidRPr="00CE1E85">
        <w:t>These phases demonstrate leadership, judgment, realism, and executive thinking.</w:t>
      </w:r>
    </w:p>
    <w:p w14:paraId="7BC15F9F" w14:textId="77777777" w:rsidR="00CE1E85" w:rsidRPr="00CE1E85" w:rsidRDefault="00CE1E85" w:rsidP="00CE1E85">
      <w:r w:rsidRPr="00CE1E85">
        <w:pict w14:anchorId="5D7A7F6D">
          <v:rect id="_x0000_i1031" style="width:0;height:3pt" o:hralign="center" o:hrstd="t" o:hr="t" fillcolor="#a0a0a0" stroked="f"/>
        </w:pict>
      </w:r>
    </w:p>
    <w:p w14:paraId="447E47FA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Highlighted Artifacts (Recommended Starting Points)</w:t>
      </w:r>
    </w:p>
    <w:p w14:paraId="3B9C2D58" w14:textId="77777777" w:rsidR="00CE1E85" w:rsidRPr="00CE1E85" w:rsidRDefault="00CE1E85" w:rsidP="00CE1E85">
      <w:r w:rsidRPr="00CE1E85">
        <w:t>If you have limited time, review these first:</w:t>
      </w:r>
    </w:p>
    <w:p w14:paraId="7184558B" w14:textId="77777777" w:rsidR="00CE1E85" w:rsidRPr="00CE1E85" w:rsidRDefault="00CE1E85" w:rsidP="00CE1E85">
      <w:pPr>
        <w:numPr>
          <w:ilvl w:val="0"/>
          <w:numId w:val="4"/>
        </w:numPr>
      </w:pPr>
      <w:r w:rsidRPr="00CE1E85">
        <w:t>Phase 13 – Final CISO Report</w:t>
      </w:r>
    </w:p>
    <w:p w14:paraId="7CD2A7C2" w14:textId="77777777" w:rsidR="00CE1E85" w:rsidRPr="00CE1E85" w:rsidRDefault="00CE1E85" w:rsidP="00CE1E85">
      <w:pPr>
        <w:numPr>
          <w:ilvl w:val="0"/>
          <w:numId w:val="4"/>
        </w:numPr>
      </w:pPr>
      <w:r w:rsidRPr="00CE1E85">
        <w:t>Phase 17 – Control Ownership and Evidence Map</w:t>
      </w:r>
    </w:p>
    <w:p w14:paraId="387ABDD4" w14:textId="77777777" w:rsidR="00CE1E85" w:rsidRPr="00CE1E85" w:rsidRDefault="00CE1E85" w:rsidP="00CE1E85">
      <w:pPr>
        <w:numPr>
          <w:ilvl w:val="0"/>
          <w:numId w:val="4"/>
        </w:numPr>
      </w:pPr>
      <w:r w:rsidRPr="00CE1E85">
        <w:t>Phase 20 – Cyber Risk Quantification</w:t>
      </w:r>
    </w:p>
    <w:p w14:paraId="57D14DB3" w14:textId="77777777" w:rsidR="00CE1E85" w:rsidRPr="00CE1E85" w:rsidRDefault="00CE1E85" w:rsidP="00CE1E85">
      <w:pPr>
        <w:numPr>
          <w:ilvl w:val="0"/>
          <w:numId w:val="4"/>
        </w:numPr>
      </w:pPr>
      <w:r w:rsidRPr="00CE1E85">
        <w:t>Phase 25 – CISO Decision Log</w:t>
      </w:r>
    </w:p>
    <w:p w14:paraId="139EA425" w14:textId="77777777" w:rsidR="00CE1E85" w:rsidRPr="00CE1E85" w:rsidRDefault="00CE1E85" w:rsidP="00CE1E85">
      <w:pPr>
        <w:numPr>
          <w:ilvl w:val="0"/>
          <w:numId w:val="4"/>
        </w:numPr>
      </w:pPr>
      <w:r w:rsidRPr="00CE1E85">
        <w:t>Phase 26 – What We Did NOT Secure</w:t>
      </w:r>
    </w:p>
    <w:p w14:paraId="480BEA4B" w14:textId="77777777" w:rsidR="00CE1E85" w:rsidRPr="00CE1E85" w:rsidRDefault="00CE1E85" w:rsidP="00CE1E85">
      <w:r w:rsidRPr="00CE1E85">
        <w:pict w14:anchorId="3F774F24">
          <v:rect id="_x0000_i1032" style="width:0;height:3pt" o:hralign="center" o:hrstd="t" o:hr="t" fillcolor="#a0a0a0" stroked="f"/>
        </w:pict>
      </w:r>
    </w:p>
    <w:p w14:paraId="0C282AB2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Tools and Technology Context</w:t>
      </w:r>
    </w:p>
    <w:p w14:paraId="7BFAB445" w14:textId="77777777" w:rsidR="00CE1E85" w:rsidRPr="00CE1E85" w:rsidRDefault="00CE1E85" w:rsidP="00CE1E85">
      <w:r w:rsidRPr="00CE1E85">
        <w:t>This project is tool-aware but not tool-dependent.</w:t>
      </w:r>
    </w:p>
    <w:p w14:paraId="5BE2B174" w14:textId="77777777" w:rsidR="00CE1E85" w:rsidRPr="00CE1E85" w:rsidRDefault="00CE1E85" w:rsidP="00CE1E85">
      <w:r w:rsidRPr="00CE1E85">
        <w:lastRenderedPageBreak/>
        <w:t>It references realistic enterprise tooling such as:</w:t>
      </w:r>
    </w:p>
    <w:p w14:paraId="22BE88AF" w14:textId="77777777" w:rsidR="00CE1E85" w:rsidRPr="00CE1E85" w:rsidRDefault="00CE1E85" w:rsidP="00CE1E85">
      <w:pPr>
        <w:numPr>
          <w:ilvl w:val="0"/>
          <w:numId w:val="5"/>
        </w:numPr>
      </w:pPr>
      <w:r w:rsidRPr="00CE1E85">
        <w:t>Cloud security and configuration monitoring</w:t>
      </w:r>
    </w:p>
    <w:p w14:paraId="028E5760" w14:textId="77777777" w:rsidR="00CE1E85" w:rsidRPr="00CE1E85" w:rsidRDefault="00CE1E85" w:rsidP="00CE1E85">
      <w:pPr>
        <w:numPr>
          <w:ilvl w:val="0"/>
          <w:numId w:val="5"/>
        </w:numPr>
      </w:pPr>
      <w:r w:rsidRPr="00CE1E85">
        <w:t>SIEM and centralized logging</w:t>
      </w:r>
    </w:p>
    <w:p w14:paraId="29BAC163" w14:textId="77777777" w:rsidR="00CE1E85" w:rsidRPr="00CE1E85" w:rsidRDefault="00CE1E85" w:rsidP="00CE1E85">
      <w:pPr>
        <w:numPr>
          <w:ilvl w:val="0"/>
          <w:numId w:val="5"/>
        </w:numPr>
      </w:pPr>
      <w:r w:rsidRPr="00CE1E85">
        <w:t>GRC platforms and ticketing systems</w:t>
      </w:r>
    </w:p>
    <w:p w14:paraId="7C99BFB1" w14:textId="77777777" w:rsidR="00CE1E85" w:rsidRPr="00CE1E85" w:rsidRDefault="00CE1E85" w:rsidP="00CE1E85">
      <w:pPr>
        <w:numPr>
          <w:ilvl w:val="0"/>
          <w:numId w:val="5"/>
        </w:numPr>
      </w:pPr>
      <w:r w:rsidRPr="00CE1E85">
        <w:t>Vulnerability and third-party risk tools</w:t>
      </w:r>
    </w:p>
    <w:p w14:paraId="315BDA25" w14:textId="77777777" w:rsidR="00CE1E85" w:rsidRPr="00CE1E85" w:rsidRDefault="00CE1E85" w:rsidP="00CE1E85">
      <w:r w:rsidRPr="00CE1E85">
        <w:t>The focus is on how tools support governance, risk, evidence, and decision-making — not on operating specific tools.</w:t>
      </w:r>
    </w:p>
    <w:p w14:paraId="2BCC8633" w14:textId="77777777" w:rsidR="00CE1E85" w:rsidRPr="00CE1E85" w:rsidRDefault="00CE1E85" w:rsidP="00CE1E85">
      <w:r w:rsidRPr="00CE1E85">
        <w:pict w14:anchorId="5F23EA0C">
          <v:rect id="_x0000_i1033" style="width:0;height:3pt" o:hralign="center" o:hrstd="t" o:hr="t" fillcolor="#a0a0a0" stroked="f"/>
        </w:pict>
      </w:r>
    </w:p>
    <w:p w14:paraId="60451450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Real-World Scenarios Included</w:t>
      </w:r>
    </w:p>
    <w:p w14:paraId="55292D55" w14:textId="77777777" w:rsidR="00CE1E85" w:rsidRPr="00CE1E85" w:rsidRDefault="00CE1E85" w:rsidP="00CE1E85">
      <w:pPr>
        <w:numPr>
          <w:ilvl w:val="0"/>
          <w:numId w:val="6"/>
        </w:numPr>
      </w:pPr>
      <w:r w:rsidRPr="00CE1E85">
        <w:t>Cloud data breach simulation</w:t>
      </w:r>
    </w:p>
    <w:p w14:paraId="27BD01C7" w14:textId="77777777" w:rsidR="00CE1E85" w:rsidRPr="00CE1E85" w:rsidRDefault="00CE1E85" w:rsidP="00CE1E85">
      <w:pPr>
        <w:numPr>
          <w:ilvl w:val="0"/>
          <w:numId w:val="6"/>
        </w:numPr>
      </w:pPr>
      <w:r w:rsidRPr="00CE1E85">
        <w:t>Regulator notification drafting</w:t>
      </w:r>
    </w:p>
    <w:p w14:paraId="18F9F85A" w14:textId="77777777" w:rsidR="00CE1E85" w:rsidRPr="00CE1E85" w:rsidRDefault="00CE1E85" w:rsidP="00CE1E85">
      <w:pPr>
        <w:numPr>
          <w:ilvl w:val="0"/>
          <w:numId w:val="6"/>
        </w:numPr>
      </w:pPr>
      <w:r w:rsidRPr="00CE1E85">
        <w:t>Executive and board crisis briefings</w:t>
      </w:r>
    </w:p>
    <w:p w14:paraId="48B94BFE" w14:textId="77777777" w:rsidR="00CE1E85" w:rsidRPr="00CE1E85" w:rsidRDefault="00CE1E85" w:rsidP="00CE1E85">
      <w:pPr>
        <w:numPr>
          <w:ilvl w:val="0"/>
          <w:numId w:val="6"/>
        </w:numPr>
      </w:pPr>
      <w:r w:rsidRPr="00CE1E85">
        <w:t>Third-party risk escalation</w:t>
      </w:r>
    </w:p>
    <w:p w14:paraId="07A52B10" w14:textId="77777777" w:rsidR="00CE1E85" w:rsidRPr="00CE1E85" w:rsidRDefault="00CE1E85" w:rsidP="00CE1E85">
      <w:pPr>
        <w:numPr>
          <w:ilvl w:val="0"/>
          <w:numId w:val="6"/>
        </w:numPr>
      </w:pPr>
      <w:r w:rsidRPr="00CE1E85">
        <w:t>Audit findings and remediation</w:t>
      </w:r>
    </w:p>
    <w:p w14:paraId="6671CBD8" w14:textId="77777777" w:rsidR="00CE1E85" w:rsidRPr="00CE1E85" w:rsidRDefault="00CE1E85" w:rsidP="00CE1E85">
      <w:pPr>
        <w:numPr>
          <w:ilvl w:val="0"/>
          <w:numId w:val="6"/>
        </w:numPr>
      </w:pPr>
      <w:r w:rsidRPr="00CE1E85">
        <w:t>M&amp;A cyber due diligence</w:t>
      </w:r>
    </w:p>
    <w:p w14:paraId="36A5FECD" w14:textId="77777777" w:rsidR="00CE1E85" w:rsidRPr="00CE1E85" w:rsidRDefault="00CE1E85" w:rsidP="00CE1E85">
      <w:pPr>
        <w:numPr>
          <w:ilvl w:val="0"/>
          <w:numId w:val="6"/>
        </w:numPr>
      </w:pPr>
      <w:r w:rsidRPr="00CE1E85">
        <w:t>Business continuity and disaster recovery</w:t>
      </w:r>
    </w:p>
    <w:p w14:paraId="192CD671" w14:textId="77777777" w:rsidR="00CE1E85" w:rsidRPr="00CE1E85" w:rsidRDefault="00CE1E85" w:rsidP="00CE1E85">
      <w:r w:rsidRPr="00CE1E85">
        <w:pict w14:anchorId="7FD6C39E">
          <v:rect id="_x0000_i1034" style="width:0;height:3pt" o:hralign="center" o:hrstd="t" o:hr="t" fillcolor="#a0a0a0" stroked="f"/>
        </w:pict>
      </w:r>
    </w:p>
    <w:p w14:paraId="682B69F7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Skills Demonstrated</w:t>
      </w:r>
    </w:p>
    <w:p w14:paraId="648D1C6B" w14:textId="77777777" w:rsidR="00CE1E85" w:rsidRPr="00CE1E85" w:rsidRDefault="00CE1E85" w:rsidP="00CE1E85">
      <w:r w:rsidRPr="00CE1E85">
        <w:t>GRC and Risk</w:t>
      </w:r>
    </w:p>
    <w:p w14:paraId="14882019" w14:textId="77777777" w:rsidR="00CE1E85" w:rsidRPr="00CE1E85" w:rsidRDefault="00CE1E85" w:rsidP="00CE1E85">
      <w:pPr>
        <w:numPr>
          <w:ilvl w:val="0"/>
          <w:numId w:val="7"/>
        </w:numPr>
      </w:pPr>
      <w:r w:rsidRPr="00CE1E85">
        <w:t>NIST CSF and RMF</w:t>
      </w:r>
    </w:p>
    <w:p w14:paraId="45440FC9" w14:textId="77777777" w:rsidR="00CE1E85" w:rsidRPr="00CE1E85" w:rsidRDefault="00CE1E85" w:rsidP="00CE1E85">
      <w:pPr>
        <w:numPr>
          <w:ilvl w:val="0"/>
          <w:numId w:val="7"/>
        </w:numPr>
      </w:pPr>
      <w:r w:rsidRPr="00CE1E85">
        <w:t>Risk registers and treatment</w:t>
      </w:r>
    </w:p>
    <w:p w14:paraId="5F1E6E68" w14:textId="77777777" w:rsidR="00CE1E85" w:rsidRPr="00CE1E85" w:rsidRDefault="00CE1E85" w:rsidP="00CE1E85">
      <w:pPr>
        <w:numPr>
          <w:ilvl w:val="0"/>
          <w:numId w:val="7"/>
        </w:numPr>
      </w:pPr>
      <w:r w:rsidRPr="00CE1E85">
        <w:t>Risk appetite and acceptance</w:t>
      </w:r>
    </w:p>
    <w:p w14:paraId="2D7E6433" w14:textId="77777777" w:rsidR="00CE1E85" w:rsidRPr="00CE1E85" w:rsidRDefault="00CE1E85" w:rsidP="00CE1E85">
      <w:pPr>
        <w:numPr>
          <w:ilvl w:val="0"/>
          <w:numId w:val="7"/>
        </w:numPr>
      </w:pPr>
      <w:r w:rsidRPr="00CE1E85">
        <w:t>Third-party risk management</w:t>
      </w:r>
    </w:p>
    <w:p w14:paraId="64D6B8E4" w14:textId="77777777" w:rsidR="00CE1E85" w:rsidRPr="00CE1E85" w:rsidRDefault="00CE1E85" w:rsidP="00CE1E85">
      <w:r w:rsidRPr="00CE1E85">
        <w:t>Audit and Compliance</w:t>
      </w:r>
    </w:p>
    <w:p w14:paraId="1C7FDDCB" w14:textId="77777777" w:rsidR="00CE1E85" w:rsidRPr="00CE1E85" w:rsidRDefault="00CE1E85" w:rsidP="00CE1E85">
      <w:pPr>
        <w:numPr>
          <w:ilvl w:val="0"/>
          <w:numId w:val="8"/>
        </w:numPr>
      </w:pPr>
      <w:r w:rsidRPr="00CE1E85">
        <w:t>Control testing</w:t>
      </w:r>
    </w:p>
    <w:p w14:paraId="706C7BDA" w14:textId="77777777" w:rsidR="00CE1E85" w:rsidRPr="00CE1E85" w:rsidRDefault="00CE1E85" w:rsidP="00CE1E85">
      <w:pPr>
        <w:numPr>
          <w:ilvl w:val="0"/>
          <w:numId w:val="8"/>
        </w:numPr>
      </w:pPr>
      <w:r w:rsidRPr="00CE1E85">
        <w:t>Evidence management</w:t>
      </w:r>
    </w:p>
    <w:p w14:paraId="0CD84280" w14:textId="77777777" w:rsidR="00CE1E85" w:rsidRPr="00CE1E85" w:rsidRDefault="00CE1E85" w:rsidP="00CE1E85">
      <w:pPr>
        <w:numPr>
          <w:ilvl w:val="0"/>
          <w:numId w:val="8"/>
        </w:numPr>
      </w:pPr>
      <w:r w:rsidRPr="00CE1E85">
        <w:t>Audit reporting</w:t>
      </w:r>
    </w:p>
    <w:p w14:paraId="5F7BD5FB" w14:textId="77777777" w:rsidR="00CE1E85" w:rsidRPr="00CE1E85" w:rsidRDefault="00CE1E85" w:rsidP="00CE1E85">
      <w:pPr>
        <w:numPr>
          <w:ilvl w:val="0"/>
          <w:numId w:val="8"/>
        </w:numPr>
      </w:pPr>
      <w:r w:rsidRPr="00CE1E85">
        <w:t>Regulatory readiness</w:t>
      </w:r>
    </w:p>
    <w:p w14:paraId="2CCCE1D7" w14:textId="77777777" w:rsidR="00CE1E85" w:rsidRPr="00CE1E85" w:rsidRDefault="00CE1E85" w:rsidP="00CE1E85">
      <w:r w:rsidRPr="00CE1E85">
        <w:t>Leadership and Strategy</w:t>
      </w:r>
    </w:p>
    <w:p w14:paraId="4B00BEE9" w14:textId="77777777" w:rsidR="00CE1E85" w:rsidRPr="00CE1E85" w:rsidRDefault="00CE1E85" w:rsidP="00CE1E85">
      <w:pPr>
        <w:numPr>
          <w:ilvl w:val="0"/>
          <w:numId w:val="9"/>
        </w:numPr>
      </w:pPr>
      <w:r w:rsidRPr="00CE1E85">
        <w:t>Board communication</w:t>
      </w:r>
    </w:p>
    <w:p w14:paraId="76A8C742" w14:textId="77777777" w:rsidR="00CE1E85" w:rsidRPr="00CE1E85" w:rsidRDefault="00CE1E85" w:rsidP="00CE1E85">
      <w:pPr>
        <w:numPr>
          <w:ilvl w:val="0"/>
          <w:numId w:val="9"/>
        </w:numPr>
      </w:pPr>
      <w:r w:rsidRPr="00CE1E85">
        <w:t>Decision logging</w:t>
      </w:r>
    </w:p>
    <w:p w14:paraId="43F12E48" w14:textId="77777777" w:rsidR="00CE1E85" w:rsidRPr="00CE1E85" w:rsidRDefault="00CE1E85" w:rsidP="00CE1E85">
      <w:pPr>
        <w:numPr>
          <w:ilvl w:val="0"/>
          <w:numId w:val="9"/>
        </w:numPr>
      </w:pPr>
      <w:r w:rsidRPr="00CE1E85">
        <w:lastRenderedPageBreak/>
        <w:t>Investment prioritization</w:t>
      </w:r>
    </w:p>
    <w:p w14:paraId="16894B03" w14:textId="77777777" w:rsidR="00CE1E85" w:rsidRPr="00CE1E85" w:rsidRDefault="00CE1E85" w:rsidP="00CE1E85">
      <w:pPr>
        <w:numPr>
          <w:ilvl w:val="0"/>
          <w:numId w:val="9"/>
        </w:numPr>
      </w:pPr>
      <w:r w:rsidRPr="00CE1E85">
        <w:t>Cybersecurity roadmaps</w:t>
      </w:r>
    </w:p>
    <w:p w14:paraId="2C0F772D" w14:textId="77777777" w:rsidR="00CE1E85" w:rsidRPr="00CE1E85" w:rsidRDefault="00CE1E85" w:rsidP="00CE1E85">
      <w:r w:rsidRPr="00CE1E85">
        <w:t>Advanced Capabilities</w:t>
      </w:r>
    </w:p>
    <w:p w14:paraId="685BBEF4" w14:textId="77777777" w:rsidR="00CE1E85" w:rsidRPr="00CE1E85" w:rsidRDefault="00CE1E85" w:rsidP="00CE1E85">
      <w:pPr>
        <w:numPr>
          <w:ilvl w:val="0"/>
          <w:numId w:val="10"/>
        </w:numPr>
      </w:pPr>
      <w:r w:rsidRPr="00CE1E85">
        <w:t>Cyber risk quantification</w:t>
      </w:r>
    </w:p>
    <w:p w14:paraId="22B98D08" w14:textId="77777777" w:rsidR="00CE1E85" w:rsidRPr="00CE1E85" w:rsidRDefault="00CE1E85" w:rsidP="00CE1E85">
      <w:pPr>
        <w:numPr>
          <w:ilvl w:val="0"/>
          <w:numId w:val="10"/>
        </w:numPr>
      </w:pPr>
      <w:r w:rsidRPr="00CE1E85">
        <w:t>GRC automation concepts</w:t>
      </w:r>
    </w:p>
    <w:p w14:paraId="43641F15" w14:textId="77777777" w:rsidR="00CE1E85" w:rsidRPr="00CE1E85" w:rsidRDefault="00CE1E85" w:rsidP="00CE1E85">
      <w:pPr>
        <w:numPr>
          <w:ilvl w:val="0"/>
          <w:numId w:val="10"/>
        </w:numPr>
      </w:pPr>
      <w:r w:rsidRPr="00CE1E85">
        <w:t>Cloud resilience planning</w:t>
      </w:r>
    </w:p>
    <w:p w14:paraId="730944CA" w14:textId="77777777" w:rsidR="00CE1E85" w:rsidRPr="00CE1E85" w:rsidRDefault="00CE1E85" w:rsidP="00CE1E85">
      <w:pPr>
        <w:numPr>
          <w:ilvl w:val="0"/>
          <w:numId w:val="10"/>
        </w:numPr>
      </w:pPr>
      <w:r w:rsidRPr="00CE1E85">
        <w:t>M&amp;A cyber assessment</w:t>
      </w:r>
    </w:p>
    <w:p w14:paraId="45A0E342" w14:textId="77777777" w:rsidR="00CE1E85" w:rsidRPr="00CE1E85" w:rsidRDefault="00CE1E85" w:rsidP="00CE1E85">
      <w:r w:rsidRPr="00CE1E85">
        <w:pict w14:anchorId="6D1B8EDD">
          <v:rect id="_x0000_i1035" style="width:0;height:3pt" o:hralign="center" o:hrstd="t" o:hr="t" fillcolor="#a0a0a0" stroked="f"/>
        </w:pict>
      </w:r>
    </w:p>
    <w:p w14:paraId="483B27C7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Target Roles This Project Aligns With</w:t>
      </w:r>
    </w:p>
    <w:p w14:paraId="2071DE1A" w14:textId="77777777" w:rsidR="00CE1E85" w:rsidRPr="00CE1E85" w:rsidRDefault="00CE1E85" w:rsidP="00CE1E85">
      <w:pPr>
        <w:numPr>
          <w:ilvl w:val="0"/>
          <w:numId w:val="11"/>
        </w:numPr>
      </w:pPr>
      <w:r w:rsidRPr="00CE1E85">
        <w:t>GRC Analyst</w:t>
      </w:r>
    </w:p>
    <w:p w14:paraId="4B6258FF" w14:textId="77777777" w:rsidR="00CE1E85" w:rsidRPr="00CE1E85" w:rsidRDefault="00CE1E85" w:rsidP="00CE1E85">
      <w:pPr>
        <w:numPr>
          <w:ilvl w:val="0"/>
          <w:numId w:val="11"/>
        </w:numPr>
      </w:pPr>
      <w:r w:rsidRPr="00CE1E85">
        <w:t>Senior GRC Analyst</w:t>
      </w:r>
    </w:p>
    <w:p w14:paraId="16FD0867" w14:textId="77777777" w:rsidR="00CE1E85" w:rsidRPr="00CE1E85" w:rsidRDefault="00CE1E85" w:rsidP="00CE1E85">
      <w:pPr>
        <w:numPr>
          <w:ilvl w:val="0"/>
          <w:numId w:val="11"/>
        </w:numPr>
      </w:pPr>
      <w:r w:rsidRPr="00CE1E85">
        <w:t>Cloud GRC Specialist</w:t>
      </w:r>
    </w:p>
    <w:p w14:paraId="04382220" w14:textId="77777777" w:rsidR="00CE1E85" w:rsidRPr="00CE1E85" w:rsidRDefault="00CE1E85" w:rsidP="00CE1E85">
      <w:pPr>
        <w:numPr>
          <w:ilvl w:val="0"/>
          <w:numId w:val="11"/>
        </w:numPr>
      </w:pPr>
      <w:r w:rsidRPr="00CE1E85">
        <w:t>Cyber Risk Analyst</w:t>
      </w:r>
    </w:p>
    <w:p w14:paraId="7881DCC5" w14:textId="77777777" w:rsidR="00CE1E85" w:rsidRPr="00CE1E85" w:rsidRDefault="00CE1E85" w:rsidP="00CE1E85">
      <w:pPr>
        <w:numPr>
          <w:ilvl w:val="0"/>
          <w:numId w:val="11"/>
        </w:numPr>
      </w:pPr>
      <w:r w:rsidRPr="00CE1E85">
        <w:t>Third-Party Risk Manager</w:t>
      </w:r>
    </w:p>
    <w:p w14:paraId="28FF65C8" w14:textId="77777777" w:rsidR="00CE1E85" w:rsidRPr="00CE1E85" w:rsidRDefault="00CE1E85" w:rsidP="00CE1E85">
      <w:pPr>
        <w:numPr>
          <w:ilvl w:val="0"/>
          <w:numId w:val="11"/>
        </w:numPr>
      </w:pPr>
      <w:r w:rsidRPr="00CE1E85">
        <w:t>Audit and Assurance Analyst</w:t>
      </w:r>
    </w:p>
    <w:p w14:paraId="68F07901" w14:textId="77777777" w:rsidR="00CE1E85" w:rsidRPr="00CE1E85" w:rsidRDefault="00CE1E85" w:rsidP="00CE1E85">
      <w:pPr>
        <w:numPr>
          <w:ilvl w:val="0"/>
          <w:numId w:val="11"/>
        </w:numPr>
      </w:pPr>
      <w:r w:rsidRPr="00CE1E85">
        <w:t>GRC Manager (Junior to Mid)</w:t>
      </w:r>
    </w:p>
    <w:p w14:paraId="6C5F02E9" w14:textId="77777777" w:rsidR="00CE1E85" w:rsidRPr="00CE1E85" w:rsidRDefault="00CE1E85" w:rsidP="00CE1E85">
      <w:pPr>
        <w:numPr>
          <w:ilvl w:val="0"/>
          <w:numId w:val="11"/>
        </w:numPr>
      </w:pPr>
      <w:r w:rsidRPr="00CE1E85">
        <w:t>CISO Track / Security Leadership (Demonstrated Capability)</w:t>
      </w:r>
    </w:p>
    <w:p w14:paraId="13FFA5E6" w14:textId="77777777" w:rsidR="00CE1E85" w:rsidRPr="00CE1E85" w:rsidRDefault="00CE1E85" w:rsidP="00CE1E85">
      <w:r w:rsidRPr="00CE1E85">
        <w:pict w14:anchorId="5544A7E6">
          <v:rect id="_x0000_i1036" style="width:0;height:3pt" o:hralign="center" o:hrstd="t" o:hr="t" fillcolor="#a0a0a0" stroked="f"/>
        </w:pict>
      </w:r>
    </w:p>
    <w:p w14:paraId="518C28C4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How This Project Should Be Evaluated</w:t>
      </w:r>
    </w:p>
    <w:p w14:paraId="0904DA99" w14:textId="77777777" w:rsidR="00CE1E85" w:rsidRPr="00CE1E85" w:rsidRDefault="00CE1E85" w:rsidP="00CE1E85">
      <w:r w:rsidRPr="00CE1E85">
        <w:t>This repository should be evaluated as:</w:t>
      </w:r>
    </w:p>
    <w:p w14:paraId="1A42C892" w14:textId="77777777" w:rsidR="00CE1E85" w:rsidRPr="00CE1E85" w:rsidRDefault="00CE1E85" w:rsidP="00CE1E85">
      <w:pPr>
        <w:numPr>
          <w:ilvl w:val="0"/>
          <w:numId w:val="12"/>
        </w:numPr>
      </w:pPr>
      <w:r w:rsidRPr="00CE1E85">
        <w:t>A portfolio of decision-making</w:t>
      </w:r>
    </w:p>
    <w:p w14:paraId="0F154A3B" w14:textId="77777777" w:rsidR="00CE1E85" w:rsidRPr="00CE1E85" w:rsidRDefault="00CE1E85" w:rsidP="00CE1E85">
      <w:pPr>
        <w:numPr>
          <w:ilvl w:val="0"/>
          <w:numId w:val="12"/>
        </w:numPr>
      </w:pPr>
      <w:r w:rsidRPr="00CE1E85">
        <w:t>A simulation of real enterprise GRC</w:t>
      </w:r>
    </w:p>
    <w:p w14:paraId="3ECD6DF5" w14:textId="77777777" w:rsidR="00CE1E85" w:rsidRPr="00CE1E85" w:rsidRDefault="00CE1E85" w:rsidP="00CE1E85">
      <w:pPr>
        <w:numPr>
          <w:ilvl w:val="0"/>
          <w:numId w:val="12"/>
        </w:numPr>
      </w:pPr>
      <w:r w:rsidRPr="00CE1E85">
        <w:t>Evidence of judgment under constraints</w:t>
      </w:r>
    </w:p>
    <w:p w14:paraId="6A003681" w14:textId="77777777" w:rsidR="00CE1E85" w:rsidRPr="00CE1E85" w:rsidRDefault="00CE1E85" w:rsidP="00CE1E85">
      <w:pPr>
        <w:numPr>
          <w:ilvl w:val="0"/>
          <w:numId w:val="12"/>
        </w:numPr>
      </w:pPr>
      <w:r w:rsidRPr="00CE1E85">
        <w:t>Business-aligned cybersecurity leadership</w:t>
      </w:r>
    </w:p>
    <w:p w14:paraId="2537DF49" w14:textId="77777777" w:rsidR="00CE1E85" w:rsidRPr="00CE1E85" w:rsidRDefault="00CE1E85" w:rsidP="00CE1E85">
      <w:r w:rsidRPr="00CE1E85">
        <w:pict w14:anchorId="45EA06E2">
          <v:rect id="_x0000_i1037" style="width:0;height:3pt" o:hralign="center" o:hrstd="t" o:hr="t" fillcolor="#a0a0a0" stroked="f"/>
        </w:pict>
      </w:r>
    </w:p>
    <w:p w14:paraId="6B7DC6FD" w14:textId="77777777" w:rsidR="00CE1E85" w:rsidRPr="00CE1E85" w:rsidRDefault="00CE1E85" w:rsidP="00CE1E85">
      <w:pPr>
        <w:rPr>
          <w:b/>
          <w:bCs/>
        </w:rPr>
      </w:pPr>
      <w:r w:rsidRPr="00CE1E85">
        <w:rPr>
          <w:b/>
          <w:bCs/>
        </w:rPr>
        <w:t>Author Note</w:t>
      </w:r>
    </w:p>
    <w:p w14:paraId="5347BF16" w14:textId="77777777" w:rsidR="00CE1E85" w:rsidRPr="00CE1E85" w:rsidRDefault="00CE1E85" w:rsidP="00CE1E85">
      <w:r w:rsidRPr="00CE1E85">
        <w:t>This project was built to reflect how cybersecurity actually works in real organizations, including constraints, trade-offs, and imperfect conditions.</w:t>
      </w:r>
    </w:p>
    <w:p w14:paraId="027A8D7B" w14:textId="77777777" w:rsidR="00CE1E85" w:rsidRPr="00CE1E85" w:rsidRDefault="00CE1E85" w:rsidP="00CE1E85">
      <w:r w:rsidRPr="00CE1E85">
        <w:t>It intentionally includes:</w:t>
      </w:r>
    </w:p>
    <w:p w14:paraId="32925D09" w14:textId="77777777" w:rsidR="00CE1E85" w:rsidRPr="00CE1E85" w:rsidRDefault="00CE1E85" w:rsidP="00CE1E85">
      <w:pPr>
        <w:numPr>
          <w:ilvl w:val="0"/>
          <w:numId w:val="13"/>
        </w:numPr>
      </w:pPr>
      <w:r w:rsidRPr="00CE1E85">
        <w:t>Accepted risks</w:t>
      </w:r>
    </w:p>
    <w:p w14:paraId="3407E256" w14:textId="77777777" w:rsidR="00CE1E85" w:rsidRPr="00CE1E85" w:rsidRDefault="00CE1E85" w:rsidP="00CE1E85">
      <w:pPr>
        <w:numPr>
          <w:ilvl w:val="0"/>
          <w:numId w:val="13"/>
        </w:numPr>
      </w:pPr>
      <w:r w:rsidRPr="00CE1E85">
        <w:t>Deferred controls</w:t>
      </w:r>
    </w:p>
    <w:p w14:paraId="2D82D356" w14:textId="77777777" w:rsidR="00CE1E85" w:rsidRPr="00CE1E85" w:rsidRDefault="00CE1E85" w:rsidP="00CE1E85">
      <w:pPr>
        <w:numPr>
          <w:ilvl w:val="0"/>
          <w:numId w:val="13"/>
        </w:numPr>
      </w:pPr>
      <w:r w:rsidRPr="00CE1E85">
        <w:lastRenderedPageBreak/>
        <w:t>Cost-based decisions</w:t>
      </w:r>
    </w:p>
    <w:p w14:paraId="0EF258C5" w14:textId="77777777" w:rsidR="00CE1E85" w:rsidRPr="00CE1E85" w:rsidRDefault="00CE1E85" w:rsidP="00CE1E85">
      <w:pPr>
        <w:numPr>
          <w:ilvl w:val="0"/>
          <w:numId w:val="13"/>
        </w:numPr>
      </w:pPr>
      <w:r w:rsidRPr="00CE1E85">
        <w:t>Executive judgment</w:t>
      </w:r>
    </w:p>
    <w:p w14:paraId="02443ED5" w14:textId="77777777" w:rsidR="00CE1E85" w:rsidRPr="00CE1E85" w:rsidRDefault="00CE1E85" w:rsidP="00CE1E85">
      <w:r w:rsidRPr="00CE1E85">
        <w:t>Because that is reality.</w:t>
      </w:r>
    </w:p>
    <w:p w14:paraId="0F2B2CE0" w14:textId="77777777" w:rsidR="00CE1E85" w:rsidRPr="00CE1E85" w:rsidRDefault="00CE1E85" w:rsidP="00CE1E85">
      <w:r w:rsidRPr="00CE1E85">
        <w:pict w14:anchorId="3E16EE42">
          <v:rect id="_x0000_i1038" style="width:0;height:3pt" o:hralign="center" o:hrstd="t" o:hr="t" fillcolor="#a0a0a0" stroked="f"/>
        </w:pict>
      </w:r>
    </w:p>
    <w:p w14:paraId="06654966" w14:textId="77777777" w:rsidR="00CE1E85" w:rsidRPr="00CE1E85" w:rsidRDefault="00CE1E85" w:rsidP="00CE1E85">
      <w:r w:rsidRPr="00CE1E85">
        <w:t>Security maturity is not about perfection — it is about conscious, defensible decisions.</w:t>
      </w:r>
    </w:p>
    <w:p w14:paraId="3DE057ED" w14:textId="77777777" w:rsidR="00F401F4" w:rsidRDefault="00F401F4"/>
    <w:sectPr w:rsidR="00F4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42398"/>
    <w:multiLevelType w:val="multilevel"/>
    <w:tmpl w:val="5F8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0CB0"/>
    <w:multiLevelType w:val="multilevel"/>
    <w:tmpl w:val="E7B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0C78"/>
    <w:multiLevelType w:val="multilevel"/>
    <w:tmpl w:val="FD6A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490C"/>
    <w:multiLevelType w:val="multilevel"/>
    <w:tmpl w:val="48DC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F5717"/>
    <w:multiLevelType w:val="multilevel"/>
    <w:tmpl w:val="CA5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34D8"/>
    <w:multiLevelType w:val="multilevel"/>
    <w:tmpl w:val="FAC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84EB1"/>
    <w:multiLevelType w:val="multilevel"/>
    <w:tmpl w:val="2A2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570A4"/>
    <w:multiLevelType w:val="multilevel"/>
    <w:tmpl w:val="48C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E1AC9"/>
    <w:multiLevelType w:val="multilevel"/>
    <w:tmpl w:val="924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A279D"/>
    <w:multiLevelType w:val="multilevel"/>
    <w:tmpl w:val="DB7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316E2"/>
    <w:multiLevelType w:val="multilevel"/>
    <w:tmpl w:val="169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4489A"/>
    <w:multiLevelType w:val="multilevel"/>
    <w:tmpl w:val="1916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8745B"/>
    <w:multiLevelType w:val="multilevel"/>
    <w:tmpl w:val="160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7"/>
  </w:num>
  <w:num w:numId="8">
    <w:abstractNumId w:val="11"/>
  </w:num>
  <w:num w:numId="9">
    <w:abstractNumId w:val="6"/>
  </w:num>
  <w:num w:numId="10">
    <w:abstractNumId w:val="8"/>
  </w:num>
  <w:num w:numId="11">
    <w:abstractNumId w:val="3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85"/>
    <w:rsid w:val="00607D89"/>
    <w:rsid w:val="007D4F83"/>
    <w:rsid w:val="00C27A70"/>
    <w:rsid w:val="00CE1E85"/>
    <w:rsid w:val="00F4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F16A"/>
  <w15:chartTrackingRefBased/>
  <w15:docId w15:val="{2E9CB266-5382-482C-BDA9-C7658ACB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2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1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Tuladhar</dc:creator>
  <cp:keywords/>
  <dc:description/>
  <cp:lastModifiedBy>Pratik Tuladhar</cp:lastModifiedBy>
  <cp:revision>1</cp:revision>
  <dcterms:created xsi:type="dcterms:W3CDTF">2026-03-09T04:31:00Z</dcterms:created>
  <dcterms:modified xsi:type="dcterms:W3CDTF">2026-03-09T04:32:00Z</dcterms:modified>
</cp:coreProperties>
</file>